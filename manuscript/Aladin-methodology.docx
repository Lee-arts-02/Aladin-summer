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Questions:</w:t>
      </w:r>
    </w:p>
    <w:p w:rsidR="00000000" w:rsidDel="00000000" w:rsidP="00000000" w:rsidRDefault="00000000" w:rsidRPr="00000000" w14:paraId="00000002">
      <w:pPr>
        <w:numPr>
          <w:ilvl w:val="0"/>
          <w:numId w:val="7"/>
        </w:numPr>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Participants and context</w:t>
      </w:r>
    </w:p>
    <w:p w:rsidR="00000000" w:rsidDel="00000000" w:rsidP="00000000" w:rsidRDefault="00000000" w:rsidRPr="00000000" w14:paraId="00000003">
      <w:pPr>
        <w:numPr>
          <w:ilvl w:val="0"/>
          <w:numId w:val="7"/>
        </w:numPr>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Interview: number of interviewers and participant selection criteria</w:t>
      </w:r>
    </w:p>
    <w:p w:rsidR="00000000" w:rsidDel="00000000" w:rsidP="00000000" w:rsidRDefault="00000000" w:rsidRPr="00000000" w14:paraId="00000004">
      <w:pPr>
        <w:numPr>
          <w:ilvl w:val="0"/>
          <w:numId w:val="7"/>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source: Student worksheet…</w:t>
      </w:r>
    </w:p>
    <w:p w:rsidR="00000000" w:rsidDel="00000000" w:rsidP="00000000" w:rsidRDefault="00000000" w:rsidRPr="00000000" w14:paraId="00000005">
      <w:pPr>
        <w:numPr>
          <w:ilvl w:val="0"/>
          <w:numId w:val="7"/>
        </w:numPr>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Observation note - experiment set up (shared codebook?)</w:t>
      </w:r>
    </w:p>
    <w:p w:rsidR="00000000" w:rsidDel="00000000" w:rsidP="00000000" w:rsidRDefault="00000000" w:rsidRPr="00000000" w14:paraId="0000000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Aladdin System Design</w:t>
      </w:r>
    </w:p>
    <w:p w:rsidR="00000000" w:rsidDel="00000000" w:rsidP="00000000" w:rsidRDefault="00000000" w:rsidRPr="00000000" w14:paraId="00000008">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Learning Objectives</w:t>
      </w:r>
      <w:r w:rsidDel="00000000" w:rsidR="00000000" w:rsidRPr="00000000">
        <w:rPr>
          <w:rtl w:val="0"/>
        </w:rPr>
      </w:r>
    </w:p>
    <w:p w:rsidR="00000000" w:rsidDel="00000000" w:rsidP="00000000" w:rsidRDefault="00000000" w:rsidRPr="00000000" w14:paraId="0000000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Aladdin is a GenAI-enabled computer-aided design (CAD) tool that helps learners visualize scientific concepts and </w:t>
      </w:r>
      <w:commentRangeStart w:id="0"/>
      <w:r w:rsidDel="00000000" w:rsidR="00000000" w:rsidRPr="00000000">
        <w:rPr>
          <w:rFonts w:ascii="Times New Roman" w:cs="Times New Roman" w:eastAsia="Times New Roman" w:hAnsi="Times New Roman"/>
          <w:rtl w:val="0"/>
        </w:rPr>
        <w:t xml:space="preserve">operationalize</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 inquiry practices in engineering design (Xie et al., 2023). In this activity, learners use GenAI to design an eco-friendly house with the goal of reducing energy consumption as much as possible. The activity enhances inquiry in design by engaging learners in the process of generating design ideas, analyzing energy performance through simulation, and revising their solutions toward the net-zero goal. Through this process, learners practice using GenAI in engineering design, a critical skill aligned with the Next Generation Science Standards (NGSS). By assessing, refining, and changing their designs with GenAI, learners can also develop an understanding of the potential benefits and limitations of introducing GenAI into engineering design.</w:t>
      </w:r>
    </w:p>
    <w:p w:rsidR="00000000" w:rsidDel="00000000" w:rsidP="00000000" w:rsidRDefault="00000000" w:rsidRPr="00000000" w14:paraId="0000000A">
      <w:pPr>
        <w:jc w:val="both"/>
        <w:rPr>
          <w:rFonts w:ascii="Times New Roman" w:cs="Times New Roman" w:eastAsia="Times New Roman" w:hAnsi="Times New Roman"/>
          <w:b w:val="1"/>
          <w:bCs w:val="1"/>
          <w:i w:val="1"/>
          <w:iCs w:val="1"/>
        </w:rPr>
      </w:pPr>
      <w:commentRangeStart w:id="1"/>
      <w:commentRangeStart w:id="2"/>
      <w:r w:rsidDel="00000000" w:rsidR="00000000" w:rsidRPr="00000000">
        <w:rPr>
          <w:rFonts w:ascii="Times New Roman" w:cs="Times New Roman" w:eastAsia="Times New Roman" w:hAnsi="Times New Roman"/>
          <w:b w:val="1"/>
          <w:bCs w:val="1"/>
          <w:i w:val="1"/>
          <w:iCs w:val="1"/>
          <w:rtl w:val="0"/>
        </w:rPr>
        <w:t xml:space="preserve">Core Activity</w:t>
      </w:r>
      <w:ins w:author="Kexin Yang" w:id="0" w:date="2026-05-07T00:24:53Z">
        <w:commentRangeEnd w:id="1"/>
        <w:r w:rsidDel="00000000" w:rsidR="00000000" w:rsidRPr="00000000">
          <w:commentReference w:id="1"/>
        </w:r>
        <w:commentRangeEnd w:id="2"/>
        <w:r w:rsidDel="00000000" w:rsidR="00000000" w:rsidRPr="00000000">
          <w:commentReference w:id="2"/>
        </w:r>
        <w:r w:rsidDel="00000000" w:rsidR="00000000" w:rsidRPr="00000000">
          <w:rPr>
            <w:rFonts w:ascii="Times New Roman" w:cs="Times New Roman" w:eastAsia="Times New Roman" w:hAnsi="Times New Roman"/>
            <w:b w:val="1"/>
            <w:bCs w:val="1"/>
            <w:i w:val="1"/>
            <w:iCs w:val="1"/>
            <w:rtl w:val="0"/>
          </w:rPr>
          <w:t xml:space="preserve"> Supported by Aladdin</w:t>
        </w:r>
      </w:ins>
      <w:r w:rsidDel="00000000" w:rsidR="00000000" w:rsidRPr="00000000">
        <w:rPr>
          <w:rtl w:val="0"/>
        </w:rPr>
      </w:r>
    </w:p>
    <w:p w:rsidR="00000000" w:rsidDel="00000000" w:rsidP="00000000" w:rsidRDefault="00000000" w:rsidRPr="00000000" w14:paraId="0000000B">
      <w:pPr>
        <w:numPr>
          <w:ilvl w:val="0"/>
          <w:numId w:val="1"/>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Generate a design solution</w:t>
      </w:r>
    </w:p>
    <w:p w:rsidR="00000000" w:rsidDel="00000000" w:rsidP="00000000" w:rsidRDefault="00000000" w:rsidRPr="00000000" w14:paraId="0000000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begin by using GenAI in Aladdin to generate an initial net-zero house design. They create a Building Design project and write a prompt describing the house they want to design. This step introduces prompting as a way for students to translate design ideas into AI-generated building solutions. To support this process, students are provided with general prompt-writing guidelines, such as writing concise prompts, combining multiple design ideas when appropriate, and using specific technical terms. Although the activity constrains students to a colonial-style house format, they can still adjust key design variables in their prompts, such as location, orientation, roof type, insulation values, window properties, HVAC settings, and solar panel coverage.</w:t>
      </w:r>
    </w:p>
    <w:p w:rsidR="00000000" w:rsidDel="00000000" w:rsidP="00000000" w:rsidRDefault="00000000" w:rsidRPr="00000000" w14:paraId="0000000D">
      <w:pPr>
        <w:spacing w:line="276" w:lineRule="auto"/>
        <w:jc w:val="both"/>
        <w:rPr>
          <w:rFonts w:ascii="Times New Roman" w:cs="Times New Roman" w:eastAsia="Times New Roman" w:hAnsi="Times New Roman"/>
        </w:rPr>
      </w:pPr>
      <w:r w:rsidDel="00000000" w:rsidR="00000000" w:rsidRPr="00000000">
        <w:rPr>
          <w:rFonts w:ascii="Raleway" w:cs="Raleway" w:eastAsia="Raleway" w:hAnsi="Raleway"/>
          <w:sz w:val="22"/>
          <w:szCs w:val="22"/>
        </w:rPr>
        <w:drawing>
          <wp:inline distB="114300" distT="114300" distL="114300" distR="114300">
            <wp:extent cx="4417086" cy="2757488"/>
            <wp:effectExtent b="12700" l="12700" r="12700" t="127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17086" cy="27574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5"/>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Analyze the design solution</w:t>
      </w:r>
    </w:p>
    <w:p w:rsidR="00000000" w:rsidDel="00000000" w:rsidP="00000000" w:rsidRDefault="00000000" w:rsidRPr="00000000" w14:paraId="0000000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generating a house</w:t>
      </w:r>
      <w:ins w:author="Kexin Yang" w:id="1" w:date="2026-05-07T00:26:34Z">
        <w:r w:rsidDel="00000000" w:rsidR="00000000" w:rsidRPr="00000000">
          <w:rPr>
            <w:rFonts w:ascii="Times New Roman" w:cs="Times New Roman" w:eastAsia="Times New Roman" w:hAnsi="Times New Roman"/>
            <w:rtl w:val="0"/>
          </w:rPr>
          <w:t xml:space="preserve"> design</w:t>
        </w:r>
      </w:ins>
      <w:r w:rsidDel="00000000" w:rsidR="00000000" w:rsidRPr="00000000">
        <w:rPr>
          <w:rFonts w:ascii="Times New Roman" w:cs="Times New Roman" w:eastAsia="Times New Roman" w:hAnsi="Times New Roman"/>
          <w:rtl w:val="0"/>
        </w:rPr>
        <w:t xml:space="preserve">, students use Aladdin’s built-in non-AI energy simulation tool, </w:t>
      </w:r>
      <w:r w:rsidDel="00000000" w:rsidR="00000000" w:rsidRPr="00000000">
        <w:rPr>
          <w:rFonts w:ascii="Times New Roman" w:cs="Times New Roman" w:eastAsia="Times New Roman" w:hAnsi="Times New Roman"/>
          <w:i w:val="1"/>
          <w:iCs w:val="1"/>
          <w:rtl w:val="0"/>
          <w:rPrChange w:author="Kexin Yang" w:id="2" w:date="2026-05-07T00:26:50Z">
            <w:rPr>
              <w:rFonts w:ascii="Times New Roman" w:cs="Times New Roman" w:eastAsia="Times New Roman" w:hAnsi="Times New Roman"/>
            </w:rPr>
          </w:rPrChange>
        </w:rPr>
        <w:t xml:space="preserve">Analyze Yearly Building Energy,</w:t>
      </w:r>
      <w:r w:rsidDel="00000000" w:rsidR="00000000" w:rsidRPr="00000000">
        <w:rPr>
          <w:rFonts w:ascii="Times New Roman" w:cs="Times New Roman" w:eastAsia="Times New Roman" w:hAnsi="Times New Roman"/>
          <w:rtl w:val="0"/>
        </w:rPr>
        <w:t xml:space="preserve"> to evaluate the design. The tool calculates the house’s monthly and annual energy performance, including heater use, AC use, solar panel output, and net energy use. These results provide quantitative evidence for students to evaluate whether the AI-generated design moves toward the net-zero goal. This step encourages multi-source verification by asking students to compare AI-generated design suggestions with evidence from Aladdin’s built-in non-AI energy simulation.</w:t>
      </w:r>
    </w:p>
    <w:p w:rsidR="00000000" w:rsidDel="00000000" w:rsidP="00000000" w:rsidRDefault="00000000" w:rsidRPr="00000000" w14:paraId="00000010">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943600" cy="3175000"/>
            <wp:effectExtent b="12700" l="12700" r="12700" t="1270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175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2"/>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Iteratively Improve the Design Solution</w:t>
      </w:r>
    </w:p>
    <w:p w:rsidR="00000000" w:rsidDel="00000000" w:rsidP="00000000" w:rsidRDefault="00000000" w:rsidRPr="00000000" w14:paraId="0000001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simulation results, students revise their prompts and generate improved versions of the house to reduce its energy usage. Students are introduced to the default variables that Aladdin assumes when these variables are not specified in prompts, which also points them to multiple ways of further reducing energy use. In this sense, students learn how to modify design parameters and iteratively improve their house design toward the net-zero goal.</w:t>
      </w:r>
    </w:p>
    <w:p w:rsidR="00000000" w:rsidDel="00000000" w:rsidP="00000000" w:rsidRDefault="00000000" w:rsidRPr="00000000" w14:paraId="00000013">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Pr>
        <w:drawing>
          <wp:inline distB="114300" distT="114300" distL="114300" distR="114300">
            <wp:extent cx="5943600" cy="3162300"/>
            <wp:effectExtent b="12700" l="12700" r="12700" t="127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162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10"/>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 interaction with AI</w:t>
      </w:r>
    </w:p>
    <w:p w:rsidR="00000000" w:rsidDel="00000000" w:rsidP="00000000" w:rsidRDefault="00000000" w:rsidRPr="00000000" w14:paraId="0000001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are required to document their prompts, AI’s reasoning, and relevant simulation results in the</w:t>
      </w:r>
      <w:commentRangeStart w:id="3"/>
      <w:commentRangeStart w:id="4"/>
      <w:r w:rsidDel="00000000" w:rsidR="00000000" w:rsidRPr="00000000">
        <w:rPr>
          <w:rFonts w:ascii="Times New Roman" w:cs="Times New Roman" w:eastAsia="Times New Roman" w:hAnsi="Times New Roman"/>
          <w:rtl w:val="0"/>
        </w:rPr>
        <w:t xml:space="preserve"> worksheet </w:t>
      </w:r>
      <w:commentRangeEnd w:id="3"/>
      <w:r w:rsidDel="00000000" w:rsidR="00000000" w:rsidRPr="00000000">
        <w:commentReference w:id="3"/>
      </w:r>
      <w:commentRangeEnd w:id="4"/>
      <w:r w:rsidDel="00000000" w:rsidR="00000000" w:rsidRPr="00000000">
        <w:commentReference w:id="4"/>
      </w:r>
      <w:r w:rsidDel="00000000" w:rsidR="00000000" w:rsidRPr="00000000">
        <w:rPr>
          <w:rFonts w:ascii="Times New Roman" w:cs="Times New Roman" w:eastAsia="Times New Roman" w:hAnsi="Times New Roman"/>
          <w:rtl w:val="0"/>
        </w:rPr>
        <w:t xml:space="preserve">for up to five important design rounds. This documentation not only helps students keep track of their progress toward the net-zero goal, but also makes the human-AI design process visible. By reviewing these records, students can more easily examine their design decisions, pay attention to AI’s reasoning, and reflect on the implications of AI-generated suggestions.</w:t>
      </w:r>
    </w:p>
    <w:p w:rsidR="00000000" w:rsidDel="00000000" w:rsidP="00000000" w:rsidRDefault="00000000" w:rsidRPr="00000000" w14:paraId="00000016">
      <w:pPr>
        <w:spacing w:line="276" w:lineRule="auto"/>
        <w:jc w:val="both"/>
        <w:rPr>
          <w:rFonts w:ascii="Times New Roman" w:cs="Times New Roman" w:eastAsia="Times New Roman" w:hAnsi="Times New Roman"/>
        </w:rPr>
      </w:pPr>
      <w:commentRangeStart w:id="5"/>
      <w:r w:rsidDel="00000000" w:rsidR="00000000" w:rsidRPr="00000000">
        <w:rPr>
          <w:rFonts w:ascii="Times New Roman" w:cs="Times New Roman" w:eastAsia="Times New Roman" w:hAnsi="Times New Roman"/>
          <w:sz w:val="22"/>
          <w:szCs w:val="22"/>
        </w:rPr>
        <w:drawing>
          <wp:inline distB="114300" distT="114300" distL="114300" distR="114300">
            <wp:extent cx="5943600" cy="3162300"/>
            <wp:effectExtent b="12700" l="12700" r="12700" t="1270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162300"/>
                    </a:xfrm>
                    <a:prstGeom prst="rect"/>
                    <a:ln w="12700">
                      <a:solidFill>
                        <a:srgbClr val="000000"/>
                      </a:solidFill>
                      <a:prstDash val="solid"/>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7">
      <w:pPr>
        <w:numPr>
          <w:ilvl w:val="0"/>
          <w:numId w:val="3"/>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Reflection</w:t>
      </w:r>
    </w:p>
    <w:p w:rsidR="00000000" w:rsidDel="00000000" w:rsidP="00000000" w:rsidRDefault="00000000" w:rsidRPr="00000000" w14:paraId="0000001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activity, students complete a final reflection. They share their Aladdin project link and reflect on three questions:</w:t>
      </w:r>
      <w:commentRangeStart w:id="6"/>
      <w:r w:rsidDel="00000000" w:rsidR="00000000" w:rsidRPr="00000000">
        <w:rPr>
          <w:rFonts w:ascii="Times New Roman" w:cs="Times New Roman" w:eastAsia="Times New Roman" w:hAnsi="Times New Roman"/>
          <w:rtl w:val="0"/>
        </w:rPr>
        <w:t xml:space="preserve"> what science and engineering concepts they learned from AI, what strategies they learned for designing toward the net-zero goal, and what they see as the advantages and limitations of using AI in engineering design.</w:t>
      </w:r>
      <w:commentRangeEnd w:id="6"/>
      <w:r w:rsidDel="00000000" w:rsidR="00000000" w:rsidRPr="00000000">
        <w:commentReference w:id="6"/>
      </w:r>
      <w:r w:rsidDel="00000000" w:rsidR="00000000" w:rsidRPr="00000000">
        <w:rPr>
          <w:rFonts w:ascii="Times New Roman" w:cs="Times New Roman" w:eastAsia="Times New Roman" w:hAnsi="Times New Roman"/>
          <w:rtl w:val="0"/>
        </w:rPr>
        <w:t xml:space="preserve"> This final step connects the design experience to broader learning about sustainable engineering and responsible GenAI use.</w:t>
      </w:r>
    </w:p>
    <w:p w:rsidR="00000000" w:rsidDel="00000000" w:rsidP="00000000" w:rsidRDefault="00000000" w:rsidRPr="00000000" w14:paraId="00000019">
      <w:pPr>
        <w:jc w:val="both"/>
        <w:rPr>
          <w:rFonts w:ascii="Times New Roman" w:cs="Times New Roman" w:eastAsia="Times New Roman" w:hAnsi="Times New Roman"/>
          <w:b w:val="1"/>
          <w:bCs w:val="1"/>
          <w:i w:val="1"/>
          <w:iCs w:val="1"/>
        </w:rPr>
      </w:pPr>
      <w:r w:rsidDel="00000000" w:rsidR="00000000" w:rsidRPr="00000000">
        <w:rPr>
          <w:rtl w:val="0"/>
        </w:rPr>
        <w:br w:type="textWrapping"/>
        <w:br w:type="textWrapping"/>
      </w:r>
      <w:commentRangeStart w:id="7"/>
      <w:r w:rsidDel="00000000" w:rsidR="00000000" w:rsidRPr="00000000">
        <w:rPr>
          <w:rFonts w:ascii="Times New Roman" w:cs="Times New Roman" w:eastAsia="Times New Roman" w:hAnsi="Times New Roman"/>
          <w:b w:val="1"/>
          <w:bCs w:val="1"/>
          <w:i w:val="1"/>
          <w:iCs w:val="1"/>
          <w:rtl w:val="0"/>
        </w:rPr>
        <w:t xml:space="preserve">Study Procedure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examine how generative AI may support students’ learning of engineering design, the study was conducted in a high school setting with students from six class sections across two </w:t>
      </w:r>
      <w:del w:author="Kexin Yang" w:id="3" w:date="2026-05-07T00:36:13Z">
        <w:r w:rsidDel="00000000" w:rsidR="00000000" w:rsidRPr="00000000">
          <w:rPr>
            <w:rFonts w:ascii="Times New Roman" w:cs="Times New Roman" w:eastAsia="Times New Roman" w:hAnsi="Times New Roman"/>
            <w:rtl w:val="0"/>
          </w:rPr>
          <w:delText xml:space="preserve">implementation </w:delText>
        </w:r>
      </w:del>
      <w:r w:rsidDel="00000000" w:rsidR="00000000" w:rsidRPr="00000000">
        <w:rPr>
          <w:rFonts w:ascii="Times New Roman" w:cs="Times New Roman" w:eastAsia="Times New Roman" w:hAnsi="Times New Roman"/>
          <w:rtl w:val="0"/>
        </w:rPr>
        <w:t xml:space="preserve">groups. Participants were students in </w:t>
      </w:r>
      <w:commentRangeStart w:id="8"/>
      <w:r w:rsidDel="00000000" w:rsidR="00000000" w:rsidRPr="00000000">
        <w:rPr>
          <w:rFonts w:ascii="Times New Roman" w:cs="Times New Roman" w:eastAsia="Times New Roman" w:hAnsi="Times New Roman"/>
          <w:rtl w:val="0"/>
        </w:rPr>
        <w:t xml:space="preserve">Grades</w:t>
      </w:r>
      <w:r w:rsidDel="00000000" w:rsidR="00000000" w:rsidRPr="00000000">
        <w:rPr>
          <w:rFonts w:ascii="Times New Roman" w:cs="Times New Roman" w:eastAsia="Times New Roman" w:hAnsi="Times New Roman"/>
          <w:highlight w:val="yellow"/>
          <w:rtl w:val="0"/>
          <w:rPrChange w:author="Kexin Yang" w:id="4" w:date="2026-05-07T00:36:32Z">
            <w:rPr>
              <w:rFonts w:ascii="Times New Roman" w:cs="Times New Roman" w:eastAsia="Times New Roman" w:hAnsi="Times New Roman"/>
            </w:rPr>
          </w:rPrChange>
        </w:rPr>
        <w:t xml:space="preserve">…</w:t>
      </w:r>
      <w:commentRangeEnd w:id="8"/>
      <w:r w:rsidDel="00000000" w:rsidR="00000000" w:rsidRPr="00000000">
        <w:commentReference w:id="8"/>
      </w:r>
      <w:r w:rsidDel="00000000" w:rsidR="00000000" w:rsidRPr="00000000">
        <w:rPr>
          <w:rFonts w:ascii="Times New Roman" w:cs="Times New Roman" w:eastAsia="Times New Roman" w:hAnsi="Times New Roman"/>
          <w:rtl w:val="0"/>
        </w:rPr>
        <w:t xml:space="preserve">(student info).</w:t>
      </w:r>
    </w:p>
    <w:p w:rsidR="00000000" w:rsidDel="00000000" w:rsidP="00000000" w:rsidRDefault="00000000" w:rsidRPr="00000000" w14:paraId="0000001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76" w:lineRule="auto"/>
        <w:jc w:val="both"/>
        <w:rPr>
          <w:ins w:author="Kexin Yang" w:id="5" w:date="2026-05-07T00:37:06Z"/>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Participants</w:t>
      </w:r>
      <w:ins w:author="Kexin Yang" w:id="5" w:date="2026-05-07T00:37:06Z">
        <w:r w:rsidDel="00000000" w:rsidR="00000000" w:rsidRPr="00000000">
          <w:rPr>
            <w:rtl w:val="0"/>
          </w:rPr>
        </w:r>
      </w:ins>
    </w:p>
    <w:p w:rsidR="00000000" w:rsidDel="00000000" w:rsidP="00000000" w:rsidRDefault="00000000" w:rsidRPr="00000000" w14:paraId="0000001D">
      <w:pPr>
        <w:numPr>
          <w:ilvl w:val="0"/>
          <w:numId w:val="6"/>
        </w:numPr>
        <w:spacing w:line="276" w:lineRule="auto"/>
        <w:ind w:left="720" w:hanging="360"/>
        <w:jc w:val="both"/>
        <w:rPr>
          <w:ins w:author="Kexin Yang" w:id="5" w:date="2026-05-07T00:37:06Z"/>
          <w:rFonts w:ascii="Times New Roman" w:cs="Times New Roman" w:eastAsia="Times New Roman" w:hAnsi="Times New Roman"/>
          <w:b w:val="1"/>
          <w:bCs w:val="1"/>
          <w:i w:val="1"/>
          <w:iCs w:val="1"/>
          <w:u w:val="none"/>
        </w:rPr>
      </w:pPr>
      <w:ins w:author="Kexin Yang" w:id="5" w:date="2026-05-07T00:37:06Z">
        <w:r w:rsidDel="00000000" w:rsidR="00000000" w:rsidRPr="00000000">
          <w:rPr>
            <w:rFonts w:ascii="Times New Roman" w:cs="Times New Roman" w:eastAsia="Times New Roman" w:hAnsi="Times New Roman"/>
            <w:b w:val="1"/>
            <w:bCs w:val="1"/>
            <w:i w:val="1"/>
            <w:iCs w:val="1"/>
            <w:rtl w:val="0"/>
          </w:rPr>
          <w:t xml:space="preserve">Demographics of the school?</w:t>
        </w:r>
      </w:ins>
    </w:p>
    <w:p w:rsidR="00000000" w:rsidDel="00000000" w:rsidP="00000000" w:rsidRDefault="00000000" w:rsidRPr="00000000" w14:paraId="0000001E">
      <w:pPr>
        <w:numPr>
          <w:ilvl w:val="0"/>
          <w:numId w:val="6"/>
        </w:numPr>
        <w:spacing w:line="276" w:lineRule="auto"/>
        <w:ind w:left="720" w:hanging="360"/>
        <w:jc w:val="both"/>
        <w:rPr>
          <w:ins w:author="Kexin Yang" w:id="5" w:date="2026-05-07T00:37:06Z"/>
          <w:rFonts w:ascii="Times New Roman" w:cs="Times New Roman" w:eastAsia="Times New Roman" w:hAnsi="Times New Roman"/>
          <w:b w:val="1"/>
          <w:bCs w:val="1"/>
          <w:i w:val="1"/>
          <w:iCs w:val="1"/>
          <w:u w:val="none"/>
        </w:rPr>
      </w:pPr>
      <w:ins w:author="Kexin Yang" w:id="5" w:date="2026-05-07T00:37:06Z">
        <w:r w:rsidDel="00000000" w:rsidR="00000000" w:rsidRPr="00000000">
          <w:rPr>
            <w:rFonts w:ascii="Times New Roman" w:cs="Times New Roman" w:eastAsia="Times New Roman" w:hAnsi="Times New Roman"/>
            <w:b w:val="1"/>
            <w:bCs w:val="1"/>
            <w:i w:val="1"/>
            <w:iCs w:val="1"/>
            <w:rtl w:val="0"/>
          </w:rPr>
          <w:t xml:space="preserve">Grade of students: all 10 - 11?</w:t>
        </w:r>
      </w:ins>
    </w:p>
    <w:p w:rsidR="00000000" w:rsidDel="00000000" w:rsidP="00000000" w:rsidRDefault="00000000" w:rsidRPr="00000000" w14:paraId="0000001F">
      <w:pPr>
        <w:numPr>
          <w:ilvl w:val="0"/>
          <w:numId w:val="6"/>
        </w:numPr>
        <w:spacing w:line="276" w:lineRule="auto"/>
        <w:ind w:left="720" w:hanging="360"/>
        <w:jc w:val="both"/>
        <w:rPr>
          <w:ins w:author="Kexin Yang" w:id="5" w:date="2026-05-07T00:37:06Z"/>
          <w:rFonts w:ascii="Times New Roman" w:cs="Times New Roman" w:eastAsia="Times New Roman" w:hAnsi="Times New Roman"/>
          <w:b w:val="1"/>
          <w:bCs w:val="1"/>
          <w:i w:val="1"/>
          <w:iCs w:val="1"/>
          <w:u w:val="none"/>
        </w:rPr>
      </w:pPr>
      <w:ins w:author="Kexin Yang" w:id="5" w:date="2026-05-07T00:37:06Z">
        <w:r w:rsidDel="00000000" w:rsidR="00000000" w:rsidRPr="00000000">
          <w:rPr>
            <w:rFonts w:ascii="Times New Roman" w:cs="Times New Roman" w:eastAsia="Times New Roman" w:hAnsi="Times New Roman"/>
            <w:b w:val="1"/>
            <w:bCs w:val="1"/>
            <w:i w:val="1"/>
            <w:iCs w:val="1"/>
            <w:rtl w:val="0"/>
          </w:rPr>
          <w:t xml:space="preserve">Number of teachers; demographic of teachers?</w:t>
        </w:r>
      </w:ins>
    </w:p>
    <w:p w:rsidR="00000000" w:rsidDel="00000000" w:rsidP="00000000" w:rsidRDefault="00000000" w:rsidRPr="00000000" w14:paraId="00000020">
      <w:pPr>
        <w:numPr>
          <w:ilvl w:val="0"/>
          <w:numId w:val="6"/>
        </w:numPr>
        <w:spacing w:line="276" w:lineRule="auto"/>
        <w:ind w:left="720" w:hanging="360"/>
        <w:jc w:val="both"/>
        <w:rPr>
          <w:rFonts w:ascii="Times New Roman" w:cs="Times New Roman" w:eastAsia="Times New Roman" w:hAnsi="Times New Roman"/>
          <w:b w:val="1"/>
          <w:bCs w:val="1"/>
          <w:i w:val="1"/>
          <w:iCs w:val="1"/>
          <w:u w:val="none"/>
          <w:rPrChange w:author="Kexin Yang" w:id="6" w:date="2026-05-07T00:37:08Z">
            <w:rPr>
              <w:rFonts w:ascii="Times New Roman" w:cs="Times New Roman" w:eastAsia="Times New Roman" w:hAnsi="Times New Roman"/>
              <w:b w:val="1"/>
              <w:bCs w:val="1"/>
              <w:i w:val="1"/>
              <w:iCs w:val="1"/>
            </w:rPr>
          </w:rPrChange>
        </w:rPr>
        <w:pPrChange w:author="Kexin Yang" w:id="0" w:date="2026-05-07T00:37:08Z">
          <w:pPr>
            <w:spacing w:line="276" w:lineRule="auto"/>
            <w:jc w:val="both"/>
          </w:pPr>
        </w:pPrChange>
      </w:pPr>
      <w:ins w:author="Kexin Yang" w:id="5" w:date="2026-05-07T00:37:06Z">
        <w:r w:rsidDel="00000000" w:rsidR="00000000" w:rsidRPr="00000000">
          <w:rPr>
            <w:rFonts w:ascii="Times New Roman" w:cs="Times New Roman" w:eastAsia="Times New Roman" w:hAnsi="Times New Roman"/>
            <w:b w:val="1"/>
            <w:bCs w:val="1"/>
            <w:i w:val="1"/>
            <w:iCs w:val="1"/>
            <w:rtl w:val="0"/>
          </w:rPr>
          <w:t xml:space="preserve">Context: what subject is the class situated in?</w:t>
        </w:r>
      </w:ins>
      <w:r w:rsidDel="00000000" w:rsidR="00000000" w:rsidRPr="00000000">
        <w:rPr>
          <w:rtl w:val="0"/>
        </w:rPr>
      </w:r>
    </w:p>
    <w:p w:rsidR="00000000" w:rsidDel="00000000" w:rsidP="00000000" w:rsidRDefault="00000000" w:rsidRPr="00000000" w14:paraId="0000002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276"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Experiment</w:t>
      </w:r>
      <w:del w:author="Kexin Yang" w:id="7" w:date="2026-05-07T00:39:40Z">
        <w:r w:rsidDel="00000000" w:rsidR="00000000" w:rsidRPr="00000000">
          <w:rPr>
            <w:rFonts w:ascii="Times New Roman" w:cs="Times New Roman" w:eastAsia="Times New Roman" w:hAnsi="Times New Roman"/>
            <w:b w:val="1"/>
            <w:bCs w:val="1"/>
            <w:i w:val="1"/>
            <w:iCs w:val="1"/>
            <w:rtl w:val="0"/>
          </w:rPr>
          <w:delText xml:space="preserve">al</w:delText>
        </w:r>
      </w:del>
      <w:r w:rsidDel="00000000" w:rsidR="00000000" w:rsidRPr="00000000">
        <w:rPr>
          <w:rFonts w:ascii="Times New Roman" w:cs="Times New Roman" w:eastAsia="Times New Roman" w:hAnsi="Times New Roman"/>
          <w:b w:val="1"/>
          <w:bCs w:val="1"/>
          <w:i w:val="1"/>
          <w:iCs w:val="1"/>
          <w:rtl w:val="0"/>
        </w:rPr>
        <w:t xml:space="preserve"> Design</w:t>
      </w:r>
    </w:p>
    <w:p w:rsidR="00000000" w:rsidDel="00000000" w:rsidP="00000000" w:rsidRDefault="00000000" w:rsidRPr="00000000" w14:paraId="0000002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Participating students completed a two-session engineering design activity using Aladdin, a generative AI-supported design environment for energy-efficient home design. The activity asked students to work toward the goal of reducing a house’s energy cost by testing and refining different design strategies. Each implementation group included three class blocks and followed the same </w:t>
      </w:r>
      <w:r w:rsidDel="00000000" w:rsidR="00000000" w:rsidRPr="00000000">
        <w:rPr>
          <w:rFonts w:ascii="Times New Roman" w:cs="Times New Roman" w:eastAsia="Times New Roman" w:hAnsi="Times New Roman"/>
          <w:b w:val="1"/>
          <w:bCs w:val="1"/>
          <w:rtl w:val="0"/>
        </w:rPr>
        <w:t xml:space="preserve">two-session structure</w:t>
      </w:r>
      <w:r w:rsidDel="00000000" w:rsidR="00000000" w:rsidRPr="00000000">
        <w:rPr>
          <w:rFonts w:ascii="Times New Roman" w:cs="Times New Roman" w:eastAsia="Times New Roman" w:hAnsi="Times New Roman"/>
          <w:rtl w:val="0"/>
        </w:rPr>
        <w:t xml:space="preserve">. During the </w:t>
      </w:r>
      <w:r w:rsidDel="00000000" w:rsidR="00000000" w:rsidRPr="00000000">
        <w:rPr>
          <w:rFonts w:ascii="Times New Roman" w:cs="Times New Roman" w:eastAsia="Times New Roman" w:hAnsi="Times New Roman"/>
          <w:b w:val="1"/>
          <w:bCs w:val="1"/>
          <w:rtl w:val="0"/>
        </w:rPr>
        <w:t xml:space="preserve">first session</w:t>
      </w:r>
      <w:r w:rsidDel="00000000" w:rsidR="00000000" w:rsidRPr="00000000">
        <w:rPr>
          <w:rFonts w:ascii="Times New Roman" w:cs="Times New Roman" w:eastAsia="Times New Roman" w:hAnsi="Times New Roman"/>
          <w:rtl w:val="0"/>
        </w:rPr>
        <w:t xml:space="preserve">, students were introduced to the project, completed a </w:t>
      </w:r>
      <w:r w:rsidDel="00000000" w:rsidR="00000000" w:rsidRPr="00000000">
        <w:rPr>
          <w:rFonts w:ascii="Times New Roman" w:cs="Times New Roman" w:eastAsia="Times New Roman" w:hAnsi="Times New Roman"/>
          <w:b w:val="1"/>
          <w:bCs w:val="1"/>
          <w:rtl w:val="0"/>
        </w:rPr>
        <w:t xml:space="preserve">pre-survey</w:t>
      </w:r>
      <w:r w:rsidDel="00000000" w:rsidR="00000000" w:rsidRPr="00000000">
        <w:rPr>
          <w:rFonts w:ascii="Times New Roman" w:cs="Times New Roman" w:eastAsia="Times New Roman" w:hAnsi="Times New Roman"/>
          <w:rtl w:val="0"/>
        </w:rPr>
        <w:t xml:space="preserve"> assessing their prior knowledge of relevant engineering concepts, and began exploring the design task in Aladdin and set the model to colonial style. During the </w:t>
      </w:r>
      <w:r w:rsidDel="00000000" w:rsidR="00000000" w:rsidRPr="00000000">
        <w:rPr>
          <w:rFonts w:ascii="Times New Roman" w:cs="Times New Roman" w:eastAsia="Times New Roman" w:hAnsi="Times New Roman"/>
          <w:b w:val="1"/>
          <w:bCs w:val="1"/>
          <w:rtl w:val="0"/>
        </w:rPr>
        <w:t xml:space="preserve">second session</w:t>
      </w:r>
      <w:r w:rsidDel="00000000" w:rsidR="00000000" w:rsidRPr="00000000">
        <w:rPr>
          <w:rFonts w:ascii="Times New Roman" w:cs="Times New Roman" w:eastAsia="Times New Roman" w:hAnsi="Times New Roman"/>
          <w:rtl w:val="0"/>
        </w:rPr>
        <w:t xml:space="preserve">, students continued working on the design task by testing and revising design strategies in relation to the energy-cost reduction goal. At the </w:t>
      </w:r>
      <w:r w:rsidDel="00000000" w:rsidR="00000000" w:rsidRPr="00000000">
        <w:rPr>
          <w:rFonts w:ascii="Times New Roman" w:cs="Times New Roman" w:eastAsia="Times New Roman" w:hAnsi="Times New Roman"/>
          <w:b w:val="1"/>
          <w:bCs w:val="1"/>
          <w:rtl w:val="0"/>
        </w:rPr>
        <w:t xml:space="preserve">end of the second session</w:t>
      </w:r>
      <w:r w:rsidDel="00000000" w:rsidR="00000000" w:rsidRPr="00000000">
        <w:rPr>
          <w:rFonts w:ascii="Times New Roman" w:cs="Times New Roman" w:eastAsia="Times New Roman" w:hAnsi="Times New Roman"/>
          <w:rtl w:val="0"/>
        </w:rPr>
        <w:t xml:space="preserve">, students completed a </w:t>
      </w:r>
      <w:r w:rsidDel="00000000" w:rsidR="00000000" w:rsidRPr="00000000">
        <w:rPr>
          <w:rFonts w:ascii="Times New Roman" w:cs="Times New Roman" w:eastAsia="Times New Roman" w:hAnsi="Times New Roman"/>
          <w:b w:val="1"/>
          <w:bCs w:val="1"/>
          <w:rtl w:val="0"/>
        </w:rPr>
        <w:t xml:space="preserve">post-survey</w:t>
      </w:r>
      <w:r w:rsidDel="00000000" w:rsidR="00000000" w:rsidRPr="00000000">
        <w:rPr>
          <w:rFonts w:ascii="Times New Roman" w:cs="Times New Roman" w:eastAsia="Times New Roman" w:hAnsi="Times New Roman"/>
          <w:rtl w:val="0"/>
        </w:rPr>
        <w:t xml:space="preserve"> that used the same knowledge questions as the pre-survey to </w:t>
      </w:r>
      <w:r w:rsidDel="00000000" w:rsidR="00000000" w:rsidRPr="00000000">
        <w:rPr>
          <w:rFonts w:ascii="Times New Roman" w:cs="Times New Roman" w:eastAsia="Times New Roman" w:hAnsi="Times New Roman"/>
          <w:b w:val="1"/>
          <w:bCs w:val="1"/>
          <w:rtl w:val="0"/>
        </w:rPr>
        <w:t xml:space="preserve">examine changes in conceptual understanding</w:t>
      </w:r>
      <w:r w:rsidDel="00000000" w:rsidR="00000000" w:rsidRPr="00000000">
        <w:rPr>
          <w:rFonts w:ascii="Times New Roman" w:cs="Times New Roman" w:eastAsia="Times New Roman" w:hAnsi="Times New Roman"/>
          <w:rtl w:val="0"/>
        </w:rPr>
        <w:t xml:space="preserve"> after the Aladdin-supported design activity.</w:t>
      </w:r>
    </w:p>
    <w:p w:rsidR="00000000" w:rsidDel="00000000" w:rsidP="00000000" w:rsidRDefault="00000000" w:rsidRPr="00000000" w14:paraId="0000002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the pre- and post-surveys, a subset of students was invited to participate in individual semi-structured interviews after completing the two sessions. The selection criteria for interview participants</w:t>
      </w:r>
      <w:r w:rsidDel="00000000" w:rsidR="00000000" w:rsidRPr="00000000">
        <w:rPr>
          <w:rFonts w:ascii="Times New Roman" w:cs="Times New Roman" w:eastAsia="Times New Roman" w:hAnsi="Times New Roman"/>
          <w:shd w:fill="fff2cc" w:val="clear"/>
          <w:rtl w:val="0"/>
        </w:rPr>
        <w:t xml:space="preserve"> were … (more info)</w:t>
      </w:r>
      <w:r w:rsidDel="00000000" w:rsidR="00000000" w:rsidRPr="00000000">
        <w:rPr>
          <w:rFonts w:ascii="Times New Roman" w:cs="Times New Roman" w:eastAsia="Times New Roman" w:hAnsi="Times New Roman"/>
          <w:rtl w:val="0"/>
        </w:rPr>
        <w:t xml:space="preserve">. In total, </w:t>
      </w:r>
      <w:r w:rsidDel="00000000" w:rsidR="00000000" w:rsidRPr="00000000">
        <w:rPr>
          <w:rFonts w:ascii="Times New Roman" w:cs="Times New Roman" w:eastAsia="Times New Roman" w:hAnsi="Times New Roman"/>
          <w:highlight w:val="yellow"/>
          <w:rtl w:val="0"/>
          <w:rPrChange w:author="Kexin Yang" w:id="8" w:date="2026-05-07T00:42:03Z">
            <w:rPr>
              <w:rFonts w:ascii="Times New Roman" w:cs="Times New Roman" w:eastAsia="Times New Roman" w:hAnsi="Times New Roman"/>
            </w:rPr>
          </w:rPrChange>
        </w:rPr>
        <w:t xml:space="preserve">13 </w:t>
      </w:r>
      <w:r w:rsidDel="00000000" w:rsidR="00000000" w:rsidRPr="00000000">
        <w:rPr>
          <w:rFonts w:ascii="Times New Roman" w:cs="Times New Roman" w:eastAsia="Times New Roman" w:hAnsi="Times New Roman"/>
          <w:highlight w:val="yellow"/>
          <w:rtl w:val="0"/>
          <w:rPrChange w:author="Kexin Yang" w:id="8" w:date="2026-05-07T00:42:03Z">
            <w:rPr>
              <w:rFonts w:ascii="Times New Roman" w:cs="Times New Roman" w:eastAsia="Times New Roman" w:hAnsi="Times New Roman"/>
              <w:shd w:fill="fff2cc" w:val="clear"/>
            </w:rPr>
          </w:rPrChange>
        </w:rPr>
        <w:t xml:space="preserve">(notes said 11)</w:t>
      </w:r>
      <w:r w:rsidDel="00000000" w:rsidR="00000000" w:rsidRPr="00000000">
        <w:rPr>
          <w:rFonts w:ascii="Times New Roman" w:cs="Times New Roman" w:eastAsia="Times New Roman" w:hAnsi="Times New Roman"/>
          <w:rtl w:val="0"/>
        </w:rPr>
        <w:t xml:space="preserve"> students participated in interviews. Each interview lasted approximately 30 to 45 minutes and focused on students’ experiences using generative AI in Aladdin for engineering design.</w:t>
      </w:r>
    </w:p>
    <w:p w:rsidR="00000000" w:rsidDel="00000000" w:rsidP="00000000" w:rsidRDefault="00000000" w:rsidRPr="00000000" w14:paraId="0000002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additional student </w:t>
      </w:r>
      <w:r w:rsidDel="00000000" w:rsidR="00000000" w:rsidRPr="00000000">
        <w:rPr>
          <w:rFonts w:ascii="Times New Roman" w:cs="Times New Roman" w:eastAsia="Times New Roman" w:hAnsi="Times New Roman"/>
          <w:shd w:fill="fff2cc" w:val="clear"/>
          <w:rtl w:val="0"/>
        </w:rPr>
        <w:t xml:space="preserve">learning agency survey was also administered</w:t>
      </w:r>
      <w:del w:author="Kexin Yang" w:id="9" w:date="2026-05-07T00:42:26Z">
        <w:r w:rsidDel="00000000" w:rsidR="00000000" w:rsidRPr="00000000">
          <w:rPr>
            <w:rFonts w:ascii="Times New Roman" w:cs="Times New Roman" w:eastAsia="Times New Roman" w:hAnsi="Times New Roman"/>
            <w:shd w:fill="fff2cc" w:val="clear"/>
            <w:rtl w:val="0"/>
          </w:rPr>
          <w:delText xml:space="preserve"> (not yet)</w:delText>
        </w:r>
      </w:del>
      <w:r w:rsidDel="00000000" w:rsidR="00000000" w:rsidRPr="00000000">
        <w:rPr>
          <w:rFonts w:ascii="Times New Roman" w:cs="Times New Roman" w:eastAsia="Times New Roman" w:hAnsi="Times New Roman"/>
          <w:shd w:fill="fff2cc" w:val="clear"/>
          <w:rtl w:val="0"/>
        </w:rPr>
        <w:t xml:space="preserve"> </w:t>
      </w:r>
      <w:r w:rsidDel="00000000" w:rsidR="00000000" w:rsidRPr="00000000">
        <w:rPr>
          <w:rFonts w:ascii="Times New Roman" w:cs="Times New Roman" w:eastAsia="Times New Roman" w:hAnsi="Times New Roman"/>
          <w:rtl w:val="0"/>
        </w:rPr>
        <w:t xml:space="preserve">after the design activity. This survey was intended to capture students’ reflections on their own role, decision-making, and self-regulation while interacting with generative AI during the design process.</w:t>
      </w:r>
    </w:p>
    <w:p w:rsidR="00000000" w:rsidDel="00000000" w:rsidP="00000000" w:rsidRDefault="00000000" w:rsidRPr="00000000" w14:paraId="0000002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276"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Pre- and Post-</w:t>
      </w:r>
      <w:ins w:author="Kexin Yang" w:id="10" w:date="2026-05-07T00:43:02Z">
        <w:r w:rsidDel="00000000" w:rsidR="00000000" w:rsidRPr="00000000">
          <w:rPr>
            <w:rFonts w:ascii="Times New Roman" w:cs="Times New Roman" w:eastAsia="Times New Roman" w:hAnsi="Times New Roman"/>
            <w:b w:val="1"/>
            <w:bCs w:val="1"/>
            <w:i w:val="1"/>
            <w:iCs w:val="1"/>
            <w:rtl w:val="0"/>
          </w:rPr>
          <w:t xml:space="preserve">Test</w:t>
        </w:r>
      </w:ins>
      <w:del w:author="Kexin Yang" w:id="10" w:date="2026-05-07T00:43:02Z">
        <w:r w:rsidDel="00000000" w:rsidR="00000000" w:rsidRPr="00000000">
          <w:rPr>
            <w:rFonts w:ascii="Times New Roman" w:cs="Times New Roman" w:eastAsia="Times New Roman" w:hAnsi="Times New Roman"/>
            <w:b w:val="1"/>
            <w:bCs w:val="1"/>
            <w:i w:val="1"/>
            <w:iCs w:val="1"/>
            <w:rtl w:val="0"/>
          </w:rPr>
          <w:delText xml:space="preserve">Surveys</w:delText>
        </w:r>
      </w:del>
      <w:r w:rsidDel="00000000" w:rsidR="00000000" w:rsidRPr="00000000">
        <w:rPr>
          <w:rtl w:val="0"/>
        </w:rPr>
      </w:r>
    </w:p>
    <w:p w:rsidR="00000000" w:rsidDel="00000000" w:rsidP="00000000" w:rsidRDefault="00000000" w:rsidRPr="00000000" w14:paraId="00000028">
      <w:pPr>
        <w:spacing w:line="276" w:lineRule="auto"/>
        <w:jc w:val="both"/>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rtl w:val="0"/>
        </w:rPr>
        <w:t xml:space="preserve">The pre-</w:t>
      </w:r>
      <w:ins w:author="Kexin Yang" w:id="11" w:date="2026-05-07T00:43:19Z">
        <w:r w:rsidDel="00000000" w:rsidR="00000000" w:rsidRPr="00000000">
          <w:rPr>
            <w:rFonts w:ascii="Times New Roman" w:cs="Times New Roman" w:eastAsia="Times New Roman" w:hAnsi="Times New Roman"/>
            <w:rtl w:val="0"/>
          </w:rPr>
          <w:t xml:space="preserve">test</w:t>
        </w:r>
      </w:ins>
      <w:del w:author="Kexin Yang" w:id="11" w:date="2026-05-07T00:43:19Z">
        <w:r w:rsidDel="00000000" w:rsidR="00000000" w:rsidRPr="00000000">
          <w:rPr>
            <w:rFonts w:ascii="Times New Roman" w:cs="Times New Roman" w:eastAsia="Times New Roman" w:hAnsi="Times New Roman"/>
            <w:rtl w:val="0"/>
          </w:rPr>
          <w:delText xml:space="preserve">survey</w:delText>
        </w:r>
      </w:del>
      <w:r w:rsidDel="00000000" w:rsidR="00000000" w:rsidRPr="00000000">
        <w:rPr>
          <w:rFonts w:ascii="Times New Roman" w:cs="Times New Roman" w:eastAsia="Times New Roman" w:hAnsi="Times New Roman"/>
          <w:rtl w:val="0"/>
        </w:rPr>
        <w:t xml:space="preserve"> included 12 questions designed to assess students’ prior understanding of concepts relevant to energy-efficient home design. The questions mapped onto </w:t>
      </w:r>
      <w:commentRangeStart w:id="9"/>
      <w:r w:rsidDel="00000000" w:rsidR="00000000" w:rsidRPr="00000000">
        <w:rPr>
          <w:rFonts w:ascii="Times New Roman" w:cs="Times New Roman" w:eastAsia="Times New Roman" w:hAnsi="Times New Roman"/>
          <w:rtl w:val="0"/>
        </w:rPr>
        <w:t xml:space="preserve">four conceptual</w:t>
      </w:r>
      <w:commentRangeEnd w:id="9"/>
      <w:r w:rsidDel="00000000" w:rsidR="00000000" w:rsidRPr="00000000">
        <w:commentReference w:id="9"/>
      </w:r>
      <w:r w:rsidDel="00000000" w:rsidR="00000000" w:rsidRPr="00000000">
        <w:rPr>
          <w:rFonts w:ascii="Times New Roman" w:cs="Times New Roman" w:eastAsia="Times New Roman" w:hAnsi="Times New Roman"/>
          <w:rtl w:val="0"/>
        </w:rPr>
        <w:t xml:space="preserve"> areas: </w:t>
      </w:r>
      <w:r w:rsidDel="00000000" w:rsidR="00000000" w:rsidRPr="00000000">
        <w:rPr>
          <w:rFonts w:ascii="Times New Roman" w:cs="Times New Roman" w:eastAsia="Times New Roman" w:hAnsi="Times New Roman"/>
          <w:shd w:fill="fff2cc" w:val="clear"/>
          <w:rtl w:val="0"/>
        </w:rPr>
        <w:t xml:space="preserve">thermal insulation and heat transfer, solar geometry and radiation, HVAC controls and strategy, and sustainable engineering goals.</w:t>
      </w:r>
      <w:r w:rsidDel="00000000" w:rsidR="00000000" w:rsidRPr="00000000">
        <w:rPr>
          <w:rFonts w:ascii="Times New Roman" w:cs="Times New Roman" w:eastAsia="Times New Roman" w:hAnsi="Times New Roman"/>
          <w:rtl w:val="0"/>
        </w:rPr>
        <w:t xml:space="preserve"> The post-survey used the same set of questions as the pre-survey, with one response option revised from “I don’t know” to “I still don’t know.”</w:t>
      </w:r>
      <w:del w:author="Kexin Yang" w:id="12" w:date="2026-05-07T00:45:28Z">
        <w:r w:rsidDel="00000000" w:rsidR="00000000" w:rsidRPr="00000000">
          <w:rPr>
            <w:rFonts w:ascii="Times New Roman" w:cs="Times New Roman" w:eastAsia="Times New Roman" w:hAnsi="Times New Roman"/>
            <w:rtl w:val="0"/>
          </w:rPr>
          <w:delText xml:space="preserve"> </w:delText>
        </w:r>
        <w:r w:rsidDel="00000000" w:rsidR="00000000" w:rsidRPr="00000000">
          <w:rPr>
            <w:rFonts w:ascii="Times New Roman" w:cs="Times New Roman" w:eastAsia="Times New Roman" w:hAnsi="Times New Roman"/>
            <w:shd w:fill="fff2cc" w:val="clear"/>
            <w:rtl w:val="0"/>
          </w:rPr>
          <w:delText xml:space="preserve">This wording change was intended to encourage students to answer honestly rather than guess (my assumption)</w:delText>
        </w:r>
      </w:del>
      <w:r w:rsidDel="00000000" w:rsidR="00000000" w:rsidRPr="00000000">
        <w:rPr>
          <w:rFonts w:ascii="Times New Roman" w:cs="Times New Roman" w:eastAsia="Times New Roman" w:hAnsi="Times New Roman"/>
          <w:rtl w:val="0"/>
        </w:rPr>
        <w:t xml:space="preserve">. The full pre- and post-survey are included in</w:t>
      </w:r>
      <w:r w:rsidDel="00000000" w:rsidR="00000000" w:rsidRPr="00000000">
        <w:rPr>
          <w:rFonts w:ascii="Times New Roman" w:cs="Times New Roman" w:eastAsia="Times New Roman" w:hAnsi="Times New Roman"/>
          <w:shd w:fill="fff2cc" w:val="clear"/>
          <w:rtl w:val="0"/>
        </w:rPr>
        <w:t xml:space="preserve"> Appendix.</w:t>
      </w:r>
    </w:p>
    <w:p w:rsidR="00000000" w:rsidDel="00000000" w:rsidP="00000000" w:rsidRDefault="00000000" w:rsidRPr="00000000" w14:paraId="0000002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Design</w:t>
      </w:r>
    </w:p>
    <w:p w:rsidR="00000000" w:rsidDel="00000000" w:rsidP="00000000" w:rsidRDefault="00000000" w:rsidRPr="00000000" w14:paraId="0000002B">
      <w:pPr>
        <w:spacing w:line="276" w:lineRule="auto"/>
        <w:jc w:val="both"/>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shd w:fill="fff2cc" w:val="clear"/>
          <w:rtl w:val="0"/>
        </w:rPr>
        <w:t xml:space="preserve">How many</w:t>
      </w:r>
      <w:ins w:author="Kexin Yang" w:id="13" w:date="2026-05-07T00:45:55Z">
        <w:r w:rsidDel="00000000" w:rsidR="00000000" w:rsidRPr="00000000">
          <w:rPr>
            <w:rFonts w:ascii="Times New Roman" w:cs="Times New Roman" w:eastAsia="Times New Roman" w:hAnsi="Times New Roman"/>
            <w:shd w:fill="fff2cc" w:val="clear"/>
            <w:rtl w:val="0"/>
          </w:rPr>
          <w:t xml:space="preserve"> experimenter were involved in the</w:t>
        </w:r>
      </w:ins>
      <w:r w:rsidDel="00000000" w:rsidR="00000000" w:rsidRPr="00000000">
        <w:rPr>
          <w:rFonts w:ascii="Times New Roman" w:cs="Times New Roman" w:eastAsia="Times New Roman" w:hAnsi="Times New Roman"/>
          <w:shd w:fill="fff2cc" w:val="clear"/>
          <w:rtl w:val="0"/>
        </w:rPr>
        <w:t xml:space="preserve"> interview</w:t>
      </w:r>
      <w:ins w:author="Kexin Yang" w:id="14" w:date="2026-05-07T00:46:04Z">
        <w:r w:rsidDel="00000000" w:rsidR="00000000" w:rsidRPr="00000000">
          <w:rPr>
            <w:rFonts w:ascii="Times New Roman" w:cs="Times New Roman" w:eastAsia="Times New Roman" w:hAnsi="Times New Roman"/>
            <w:shd w:fill="fff2cc" w:val="clear"/>
            <w:rtl w:val="0"/>
          </w:rPr>
          <w:t xml:space="preserve">s</w:t>
        </w:r>
      </w:ins>
      <w:del w:author="Kexin Yang" w:id="14" w:date="2026-05-07T00:46:04Z">
        <w:r w:rsidDel="00000000" w:rsidR="00000000" w:rsidRPr="00000000">
          <w:rPr>
            <w:rFonts w:ascii="Times New Roman" w:cs="Times New Roman" w:eastAsia="Times New Roman" w:hAnsi="Times New Roman"/>
            <w:shd w:fill="fff2cc" w:val="clear"/>
            <w:rtl w:val="0"/>
          </w:rPr>
          <w:delText xml:space="preserve">ers</w:delText>
        </w:r>
      </w:del>
      <w:r w:rsidDel="00000000" w:rsidR="00000000" w:rsidRPr="00000000">
        <w:rPr>
          <w:rFonts w:ascii="Times New Roman" w:cs="Times New Roman" w:eastAsia="Times New Roman" w:hAnsi="Times New Roman"/>
          <w:shd w:fill="fff2cc" w:val="clear"/>
          <w:rtl w:val="0"/>
        </w:rPr>
        <w:t xml:space="preserve">? </w:t>
      </w:r>
    </w:p>
    <w:p w:rsidR="00000000" w:rsidDel="00000000" w:rsidP="00000000" w:rsidRDefault="00000000" w:rsidRPr="00000000" w14:paraId="0000002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semi-structured interview protocol was organized around </w:t>
      </w:r>
      <w:commentRangeStart w:id="10"/>
      <w:r w:rsidDel="00000000" w:rsidR="00000000" w:rsidRPr="00000000">
        <w:rPr>
          <w:rFonts w:ascii="Times New Roman" w:cs="Times New Roman" w:eastAsia="Times New Roman" w:hAnsi="Times New Roman"/>
          <w:rtl w:val="0"/>
        </w:rPr>
        <w:t xml:space="preserve">three main primary questions</w:t>
      </w:r>
      <w:ins w:author="Kexin Yang" w:id="15" w:date="2026-05-07T00:47:19Z">
        <w:r w:rsidDel="00000000" w:rsidR="00000000" w:rsidRPr="00000000">
          <w:rPr>
            <w:rFonts w:ascii="Times New Roman" w:cs="Times New Roman" w:eastAsia="Times New Roman" w:hAnsi="Times New Roman"/>
            <w:rtl w:val="0"/>
          </w:rPr>
          <w:t xml:space="preserve"> (add areas?)</w:t>
        </w:r>
      </w:ins>
      <w:r w:rsidDel="00000000" w:rsidR="00000000" w:rsidRPr="00000000">
        <w:rPr>
          <w:rFonts w:ascii="Times New Roman" w:cs="Times New Roman" w:eastAsia="Times New Roman" w:hAnsi="Times New Roman"/>
          <w:rtl w:val="0"/>
        </w:rPr>
        <w:t xml:space="preserve">. The main interview questions then focused on three topics</w:t>
      </w:r>
      <w:commentRangeEnd w:id="10"/>
      <w:r w:rsidDel="00000000" w:rsidR="00000000" w:rsidRPr="00000000">
        <w:commentReference w:id="10"/>
      </w:r>
      <w:r w:rsidDel="00000000" w:rsidR="00000000" w:rsidRPr="00000000">
        <w:rPr>
          <w:rFonts w:ascii="Times New Roman" w:cs="Times New Roman" w:eastAsia="Times New Roman" w:hAnsi="Times New Roman"/>
          <w:rtl w:val="0"/>
        </w:rPr>
        <w:t xml:space="preserve">: concept learning, design strategies and problem solving, and critical evaluation. First, students were asked about the science and engineering concepts they learned through interacting with AI. Second, students were asked about the design strategies they learned from AI when designing toward the net-zero goal. Third, students were asked to evaluate the advantages and limitations of using AI in engineering design. Below is the </w:t>
      </w:r>
      <w:commentRangeStart w:id="11"/>
      <w:r w:rsidDel="00000000" w:rsidR="00000000" w:rsidRPr="00000000">
        <w:rPr>
          <w:rFonts w:ascii="Times New Roman" w:cs="Times New Roman" w:eastAsia="Times New Roman" w:hAnsi="Times New Roman"/>
          <w:rtl w:val="0"/>
        </w:rPr>
        <w:t xml:space="preserve">interview questions</w:t>
      </w:r>
      <w:commentRangeEnd w:id="11"/>
      <w:r w:rsidDel="00000000" w:rsidR="00000000" w:rsidRPr="00000000">
        <w:commentReference w:id="11"/>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D">
      <w:pPr>
        <w:numPr>
          <w:ilvl w:val="0"/>
          <w:numId w:val="4"/>
        </w:numPr>
        <w:spacing w:line="276" w:lineRule="auto"/>
        <w:ind w:left="720" w:hanging="360"/>
        <w:jc w:val="both"/>
        <w:rPr>
          <w:sz w:val="22"/>
          <w:szCs w:val="22"/>
        </w:rPr>
      </w:pPr>
      <w:r w:rsidDel="00000000" w:rsidR="00000000" w:rsidRPr="00000000">
        <w:rPr>
          <w:rFonts w:ascii="Times New Roman" w:cs="Times New Roman" w:eastAsia="Times New Roman" w:hAnsi="Times New Roman"/>
          <w:rtl w:val="0"/>
        </w:rPr>
        <w:t xml:space="preserve">Which GenAI tools have you used before this project?</w:t>
      </w:r>
    </w:p>
    <w:p w:rsidR="00000000" w:rsidDel="00000000" w:rsidP="00000000" w:rsidRDefault="00000000" w:rsidRPr="00000000" w14:paraId="0000002E">
      <w:pPr>
        <w:numPr>
          <w:ilvl w:val="0"/>
          <w:numId w:val="4"/>
        </w:numPr>
        <w:spacing w:line="276" w:lineRule="auto"/>
        <w:ind w:left="720" w:hanging="360"/>
        <w:jc w:val="both"/>
        <w:rPr>
          <w:sz w:val="22"/>
          <w:szCs w:val="22"/>
        </w:rPr>
      </w:pPr>
      <w:r w:rsidDel="00000000" w:rsidR="00000000" w:rsidRPr="00000000">
        <w:rPr>
          <w:rFonts w:ascii="Times New Roman" w:cs="Times New Roman" w:eastAsia="Times New Roman" w:hAnsi="Times New Roman"/>
          <w:rtl w:val="0"/>
        </w:rPr>
        <w:t xml:space="preserve">What was your first impression of using AI for a complex engineering task like this?</w:t>
      </w:r>
    </w:p>
    <w:p w:rsidR="00000000" w:rsidDel="00000000" w:rsidP="00000000" w:rsidRDefault="00000000" w:rsidRPr="00000000" w14:paraId="0000002F">
      <w:pPr>
        <w:numPr>
          <w:ilvl w:val="0"/>
          <w:numId w:val="4"/>
        </w:numPr>
        <w:spacing w:line="276" w:lineRule="auto"/>
        <w:ind w:left="720" w:hanging="360"/>
        <w:jc w:val="both"/>
        <w:rPr>
          <w:sz w:val="22"/>
          <w:szCs w:val="22"/>
        </w:rPr>
      </w:pPr>
      <w:r w:rsidDel="00000000" w:rsidR="00000000" w:rsidRPr="00000000">
        <w:rPr>
          <w:rFonts w:ascii="Times New Roman" w:cs="Times New Roman" w:eastAsia="Times New Roman" w:hAnsi="Times New Roman"/>
          <w:rtl w:val="0"/>
        </w:rPr>
        <w:t xml:space="preserve">What new science and engineering concepts have you learned from AI?</w:t>
      </w:r>
    </w:p>
    <w:p w:rsidR="00000000" w:rsidDel="00000000" w:rsidP="00000000" w:rsidRDefault="00000000" w:rsidRPr="00000000" w14:paraId="00000030">
      <w:pPr>
        <w:numPr>
          <w:ilvl w:val="0"/>
          <w:numId w:val="4"/>
        </w:numPr>
        <w:spacing w:line="276" w:lineRule="auto"/>
        <w:ind w:left="720" w:hanging="360"/>
        <w:jc w:val="both"/>
        <w:rPr>
          <w:sz w:val="22"/>
          <w:szCs w:val="22"/>
        </w:rPr>
      </w:pPr>
      <w:r w:rsidDel="00000000" w:rsidR="00000000" w:rsidRPr="00000000">
        <w:rPr>
          <w:rFonts w:ascii="Times New Roman" w:cs="Times New Roman" w:eastAsia="Times New Roman" w:hAnsi="Times New Roman"/>
          <w:rtl w:val="0"/>
        </w:rPr>
        <w:t xml:space="preserve">What strategies have you learned from AI in designing towards the net-zero goal?</w:t>
      </w:r>
    </w:p>
    <w:p w:rsidR="00000000" w:rsidDel="00000000" w:rsidP="00000000" w:rsidRDefault="00000000" w:rsidRPr="00000000" w14:paraId="00000031">
      <w:pPr>
        <w:numPr>
          <w:ilvl w:val="0"/>
          <w:numId w:val="4"/>
        </w:numPr>
        <w:spacing w:line="276" w:lineRule="auto"/>
        <w:ind w:left="720" w:hanging="360"/>
        <w:jc w:val="both"/>
        <w:rPr>
          <w:sz w:val="22"/>
          <w:szCs w:val="22"/>
        </w:rPr>
      </w:pPr>
      <w:r w:rsidDel="00000000" w:rsidR="00000000" w:rsidRPr="00000000">
        <w:rPr>
          <w:rFonts w:ascii="Times New Roman" w:cs="Times New Roman" w:eastAsia="Times New Roman" w:hAnsi="Times New Roman"/>
          <w:rtl w:val="0"/>
        </w:rPr>
        <w:t xml:space="preserve">What is your opinion about the pros and cons of using AI in engineering design?</w:t>
      </w:r>
    </w:p>
    <w:p w:rsidR="00000000" w:rsidDel="00000000" w:rsidP="00000000" w:rsidRDefault="00000000" w:rsidRPr="00000000" w14:paraId="0000003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276"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Student Learning Agency Survey</w:t>
      </w:r>
    </w:p>
    <w:p w:rsidR="00000000" w:rsidDel="00000000" w:rsidP="00000000" w:rsidRDefault="00000000" w:rsidRPr="00000000" w14:paraId="0000003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 learning agency survey was adapted from the Student Learning Agency in Generative AI-supported Contexts scale developed by Xia et al. (2025). This scale was developed to measure student agency specifically in learning environments that involve generative AI</w:t>
      </w:r>
      <w:ins w:author="Kexin Yang" w:id="16" w:date="2026-05-07T00:51:18Z">
        <w:r w:rsidDel="00000000" w:rsidR="00000000" w:rsidRPr="00000000">
          <w:rPr>
            <w:rFonts w:ascii="Times New Roman" w:cs="Times New Roman" w:eastAsia="Times New Roman" w:hAnsi="Times New Roman"/>
            <w:rtl w:val="0"/>
          </w:rPr>
          <w:t xml:space="preserve">.</w:t>
        </w:r>
      </w:ins>
      <w:del w:author="Kexin Yang" w:id="16" w:date="2026-05-07T00:51:18Z">
        <w:r w:rsidDel="00000000" w:rsidR="00000000" w:rsidRPr="00000000">
          <w:rPr>
            <w:rFonts w:ascii="Times New Roman" w:cs="Times New Roman" w:eastAsia="Times New Roman" w:hAnsi="Times New Roman"/>
            <w:rtl w:val="0"/>
          </w:rPr>
          <w:delText xml:space="preserve">,</w:delText>
        </w:r>
      </w:del>
      <w:r w:rsidDel="00000000" w:rsidR="00000000" w:rsidRPr="00000000">
        <w:rPr>
          <w:rFonts w:ascii="Times New Roman" w:cs="Times New Roman" w:eastAsia="Times New Roman" w:hAnsi="Times New Roman"/>
          <w:rtl w:val="0"/>
        </w:rPr>
        <w:t xml:space="preserve"> </w:t>
      </w:r>
      <w:del w:author="Kexin Yang" w:id="17" w:date="2026-05-07T00:51:16Z">
        <w:r w:rsidDel="00000000" w:rsidR="00000000" w:rsidRPr="00000000">
          <w:rPr>
            <w:rFonts w:ascii="Times New Roman" w:cs="Times New Roman" w:eastAsia="Times New Roman" w:hAnsi="Times New Roman"/>
            <w:rtl w:val="0"/>
          </w:rPr>
          <w:delText xml:space="preserve">rather than relying on general learning agency measures. </w:delText>
        </w:r>
      </w:del>
      <w:r w:rsidDel="00000000" w:rsidR="00000000" w:rsidRPr="00000000">
        <w:rPr>
          <w:rFonts w:ascii="Times New Roman" w:cs="Times New Roman" w:eastAsia="Times New Roman" w:hAnsi="Times New Roman"/>
          <w:rtl w:val="0"/>
        </w:rPr>
        <w:t xml:space="preserve">The survey in this study was designed to examine how students perceived their own role, decision-making, and self-regulation while using Aladdin.</w:t>
      </w:r>
    </w:p>
    <w:p w:rsidR="00000000" w:rsidDel="00000000" w:rsidP="00000000" w:rsidRDefault="00000000" w:rsidRPr="00000000" w14:paraId="0000003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survey included </w:t>
      </w:r>
      <w:ins w:author="Kexin Yang" w:id="18" w:date="2026-05-07T00:52:55Z">
        <w:r w:rsidDel="00000000" w:rsidR="00000000" w:rsidRPr="00000000">
          <w:rPr>
            <w:rFonts w:ascii="Times New Roman" w:cs="Times New Roman" w:eastAsia="Times New Roman" w:hAnsi="Times New Roman"/>
            <w:rtl w:val="0"/>
          </w:rPr>
          <w:t xml:space="preserve">Likert Scale</w:t>
        </w:r>
      </w:ins>
      <w:del w:author="Kexin Yang" w:id="18" w:date="2026-05-07T00:52:55Z">
        <w:r w:rsidDel="00000000" w:rsidR="00000000" w:rsidRPr="00000000">
          <w:rPr>
            <w:rFonts w:ascii="Times New Roman" w:cs="Times New Roman" w:eastAsia="Times New Roman" w:hAnsi="Times New Roman"/>
            <w:rtl w:val="0"/>
          </w:rPr>
          <w:delText xml:space="preserve">closed-ended</w:delText>
        </w:r>
      </w:del>
      <w:r w:rsidDel="00000000" w:rsidR="00000000" w:rsidRPr="00000000">
        <w:rPr>
          <w:rFonts w:ascii="Times New Roman" w:cs="Times New Roman" w:eastAsia="Times New Roman" w:hAnsi="Times New Roman"/>
          <w:rtl w:val="0"/>
        </w:rPr>
        <w:t xml:space="preserve"> items organized around </w:t>
      </w:r>
      <w:ins w:author="Kexin Yang" w:id="19" w:date="2026-05-07T00:53:12Z">
        <w:r w:rsidDel="00000000" w:rsidR="00000000" w:rsidRPr="00000000">
          <w:rPr>
            <w:rFonts w:ascii="Times New Roman" w:cs="Times New Roman" w:eastAsia="Times New Roman" w:hAnsi="Times New Roman"/>
            <w:rtl w:val="0"/>
          </w:rPr>
          <w:t xml:space="preserve">ten</w:t>
        </w:r>
      </w:ins>
      <w:del w:author="Kexin Yang" w:id="19" w:date="2026-05-07T00:53:12Z">
        <w:r w:rsidDel="00000000" w:rsidR="00000000" w:rsidRPr="00000000">
          <w:rPr>
            <w:rFonts w:ascii="Times New Roman" w:cs="Times New Roman" w:eastAsia="Times New Roman" w:hAnsi="Times New Roman"/>
            <w:rtl w:val="0"/>
          </w:rPr>
          <w:delText xml:space="preserve">multiple</w:delText>
        </w:r>
      </w:del>
      <w:r w:rsidDel="00000000" w:rsidR="00000000" w:rsidRPr="00000000">
        <w:rPr>
          <w:rFonts w:ascii="Times New Roman" w:cs="Times New Roman" w:eastAsia="Times New Roman" w:hAnsi="Times New Roman"/>
          <w:rtl w:val="0"/>
        </w:rPr>
        <w:t xml:space="preserve"> dimensions of student agency: self-cognition, goal setting, self-adjustment, self-reflection, selective action, responsible action, participative action, motivation, self-efficacy, and volition. These dimensions correspond to Xia et al.’s framework, which groups student learning agency into key abilities, active actions, and essential mental characteristics in generative AI-supported contexts (2025). In this study, these items were used to examine how students understood their strengths and challenges, set design goals, revised prompts or AI-generated content, reflected on AI interactions, decided when to rely on AI support, and maintained responsibility for their own design decisions.</w:t>
      </w:r>
    </w:p>
    <w:p w:rsidR="00000000" w:rsidDel="00000000" w:rsidP="00000000" w:rsidRDefault="00000000" w:rsidRPr="00000000" w14:paraId="0000003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agency survey also included four open-ended questions:</w:t>
      </w:r>
    </w:p>
    <w:p w:rsidR="00000000" w:rsidDel="00000000" w:rsidP="00000000" w:rsidRDefault="00000000" w:rsidRPr="00000000" w14:paraId="00000037">
      <w:pPr>
        <w:numPr>
          <w:ilvl w:val="0"/>
          <w:numId w:val="8"/>
        </w:numPr>
        <w:spacing w:line="276" w:lineRule="auto"/>
        <w:ind w:left="720" w:hanging="360"/>
        <w:jc w:val="both"/>
        <w:rPr>
          <w:rFonts w:ascii="Times New Roman" w:cs="Times New Roman" w:eastAsia="Times New Roman" w:hAnsi="Times New Roman"/>
        </w:rPr>
      </w:pPr>
      <w:commentRangeStart w:id="12"/>
      <w:r w:rsidDel="00000000" w:rsidR="00000000" w:rsidRPr="00000000">
        <w:rPr>
          <w:rFonts w:ascii="Times New Roman" w:cs="Times New Roman" w:eastAsia="Times New Roman" w:hAnsi="Times New Roman"/>
          <w:rtl w:val="0"/>
        </w:rPr>
        <w:t xml:space="preserve">When working on your design with AI, how did you plan, adjust, and reflect on your work? Please give one example.</w:t>
      </w:r>
    </w:p>
    <w:p w:rsidR="00000000" w:rsidDel="00000000" w:rsidP="00000000" w:rsidRDefault="00000000" w:rsidRPr="00000000" w14:paraId="00000038">
      <w:pPr>
        <w:numPr>
          <w:ilvl w:val="0"/>
          <w:numId w:val="8"/>
        </w:numPr>
        <w:spacing w:line="276"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How did you decide what to do yourself and what support to use during your design process? Please give one example.</w:t>
      </w:r>
    </w:p>
    <w:p w:rsidR="00000000" w:rsidDel="00000000" w:rsidP="00000000" w:rsidRDefault="00000000" w:rsidRPr="00000000" w14:paraId="00000039">
      <w:pPr>
        <w:numPr>
          <w:ilvl w:val="0"/>
          <w:numId w:val="8"/>
        </w:numPr>
        <w:spacing w:line="276"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How did you evaluate your own ability to use generative AI during your design process? Please give one example.</w:t>
      </w:r>
    </w:p>
    <w:p w:rsidR="00000000" w:rsidDel="00000000" w:rsidP="00000000" w:rsidRDefault="00000000" w:rsidRPr="00000000" w14:paraId="0000003A">
      <w:pPr>
        <w:numPr>
          <w:ilvl w:val="0"/>
          <w:numId w:val="8"/>
        </w:numPr>
        <w:spacing w:line="276"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How do you see your role when interacting with generative AI in designing your house? </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3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 pre/post surveys, student learning agency survey, classroom observations, and interviews were designed to provide complementary data sources for examining students’ conceptual learning and their experiences of agency in AI-supported engineering design.</w:t>
      </w:r>
    </w:p>
    <w:p w:rsidR="00000000" w:rsidDel="00000000" w:rsidP="00000000" w:rsidRDefault="00000000" w:rsidRPr="00000000" w14:paraId="0000003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Analysis</w:t>
      </w:r>
    </w:p>
    <w:p w:rsidR="00000000" w:rsidDel="00000000" w:rsidP="00000000" w:rsidRDefault="00000000" w:rsidRPr="00000000" w14:paraId="0000003E">
      <w:pPr>
        <w:numPr>
          <w:ilvl w:val="0"/>
          <w:numId w:val="9"/>
        </w:numPr>
        <w:spacing w:line="276"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How did we clean the data?</w:t>
      </w:r>
    </w:p>
    <w:p w:rsidR="00000000" w:rsidDel="00000000" w:rsidP="00000000" w:rsidRDefault="00000000" w:rsidRPr="00000000" w14:paraId="0000003F">
      <w:pPr>
        <w:numPr>
          <w:ilvl w:val="0"/>
          <w:numId w:val="9"/>
        </w:numPr>
        <w:spacing w:line="276"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How did we analyze the data?</w:t>
      </w:r>
    </w:p>
    <w:p w:rsidR="00000000" w:rsidDel="00000000" w:rsidP="00000000" w:rsidRDefault="00000000" w:rsidRPr="00000000" w14:paraId="0000004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42">
      <w:pPr>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Charles Xie, Xiaotong Ding, &amp; Rundong Jiang, Using Computer Graphics to Make Science Visible in Engineering Education, IEEE Computer Graphics and Applications, 43(5), 99–106, 2023. DOI:10.1109/MCG.2023.3298386</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rtl w:val="0"/>
          </w:rPr>
          <w:t xml:space="preserve">Xia, L., Shen, K., Sun, H., An, X., &amp; Dong, Y. (2025). Developing and validating the student learning agency scale in generative artificial intelligence (AI)-supported contexts. </w:t>
        </w:r>
      </w:hyperlink>
      <w:hyperlink r:id="rId12">
        <w:r w:rsidDel="00000000" w:rsidR="00000000" w:rsidRPr="00000000">
          <w:rPr>
            <w:rFonts w:ascii="Times New Roman" w:cs="Times New Roman" w:eastAsia="Times New Roman" w:hAnsi="Times New Roman"/>
            <w:rtl w:val="0"/>
          </w:rPr>
          <w:t xml:space="preserve">Education and Information Technologies</w:t>
        </w:r>
      </w:hyperlink>
      <w:hyperlink r:id="rId13">
        <w:r w:rsidDel="00000000" w:rsidR="00000000" w:rsidRPr="00000000">
          <w:rPr>
            <w:rFonts w:ascii="Times New Roman" w:cs="Times New Roman" w:eastAsia="Times New Roman" w:hAnsi="Times New Roman"/>
            <w:rtl w:val="0"/>
          </w:rPr>
          <w:t xml:space="preserve">. https://doi.org/</w:t>
        </w:r>
      </w:hyperlink>
      <w:hyperlink r:id="rId14">
        <w:r w:rsidDel="00000000" w:rsidR="00000000" w:rsidRPr="00000000">
          <w:rPr>
            <w:rFonts w:ascii="Times New Roman" w:cs="Times New Roman" w:eastAsia="Times New Roman" w:hAnsi="Times New Roman"/>
            <w:rtl w:val="0"/>
          </w:rPr>
          <w:t xml:space="preserve">10.1007/s10639-024-13137-5</w:t>
        </w:r>
      </w:hyperlink>
      <w:r w:rsidDel="00000000" w:rsidR="00000000" w:rsidRPr="00000000">
        <w:rPr>
          <w:rtl w:val="0"/>
        </w:rPr>
      </w:r>
    </w:p>
    <w:p w:rsidR="00000000" w:rsidDel="00000000" w:rsidP="00000000" w:rsidRDefault="00000000" w:rsidRPr="00000000" w14:paraId="00000044">
      <w:pPr>
        <w:ind w:left="720" w:hanging="720"/>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exin Yang" w:id="11" w:date="2026-05-07T00:50:29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Interview protocol can be included as appendix</w:t>
      </w:r>
    </w:p>
  </w:comment>
  <w:comment w:author="Kexin Yang" w:id="10" w:date="2026-05-07T00:46:59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overlap?</w:t>
      </w:r>
    </w:p>
  </w:comment>
  <w:comment w:author="Kexin Yang" w:id="12" w:date="2026-05-07T00:53:56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consider condensing</w:t>
      </w:r>
    </w:p>
  </w:comment>
  <w:comment w:author="Li Jiang" w:id="1" w:date="2026-05-04T00:27:18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more figures (worksheet)</w:t>
      </w:r>
    </w:p>
  </w:comment>
  <w:comment w:author="Li Jiang" w:id="3" w:date="2026-05-03T22:54:01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the screenshot of the worksheet?</w:t>
      </w:r>
    </w:p>
  </w:comment>
  <w:comment w:author="Kexin Yang" w:id="4" w:date="2026-05-07T00:31:17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probably just do appendix</w:t>
      </w:r>
    </w:p>
  </w:comment>
  <w:comment w:author="Kexin Yang" w:id="5" w:date="2026-05-07T00:15:10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add figure caption for each included picture.</w:t>
      </w:r>
    </w:p>
  </w:comment>
  <w:comment w:author="Shiyu Zhang" w:id="7" w:date="2026-05-07T00:18:53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observation</w:t>
      </w:r>
    </w:p>
  </w:comment>
  <w:comment w:author="Kexin Yang" w:id="2" w:date="2026-05-07T00:16:00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Function?</w:t>
      </w:r>
    </w:p>
  </w:comment>
  <w:comment w:author="Kexin Yang" w:id="6" w:date="2026-05-07T00:33:16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overlap with survey questions?</w:t>
      </w:r>
    </w:p>
  </w:comment>
  <w:comment w:author="Kexin Yang" w:id="0" w:date="2026-05-07T00:23:14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r>
    </w:p>
  </w:comment>
  <w:comment w:author="Kexin Yang" w:id="8" w:date="2026-05-07T00:36:52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if grade 11 - 10?</w:t>
      </w:r>
    </w:p>
  </w:comment>
  <w:comment w:author="Shiyu Zhang" w:id="9" w:date="2026-05-07T00:45:02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accurate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 w:name="Raleway">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paperpile.com/b/U5f9yW/PH0i" TargetMode="External"/><Relationship Id="rId10" Type="http://schemas.openxmlformats.org/officeDocument/2006/relationships/image" Target="media/image3.png"/><Relationship Id="rId13" Type="http://schemas.openxmlformats.org/officeDocument/2006/relationships/hyperlink" Target="http://paperpile.com/b/U5f9yW/PH0i" TargetMode="External"/><Relationship Id="rId12" Type="http://schemas.openxmlformats.org/officeDocument/2006/relationships/hyperlink" Target="http://paperpile.com/b/U5f9yW/PH0i"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4" Type="http://schemas.openxmlformats.org/officeDocument/2006/relationships/hyperlink" Target="http://dx.doi.org/10.1007/s10639-024-13137-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aleway-regular.ttf"/><Relationship Id="rId4" Type="http://schemas.openxmlformats.org/officeDocument/2006/relationships/font" Target="fonts/Raleway-bold.ttf"/><Relationship Id="rId5" Type="http://schemas.openxmlformats.org/officeDocument/2006/relationships/font" Target="fonts/Raleway-italic.ttf"/><Relationship Id="rId6"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